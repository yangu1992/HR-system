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del w:id="0" w:author="NI\yagu" w:date="2016-03-23T19:41:00Z">
        <w:r>
          <w:rPr>
            <w:rFonts w:hint="eastAsia"/>
            <w:lang w:eastAsia="zh-CN"/>
          </w:rPr>
          <w:delText>[</w:delText>
        </w:r>
      </w:del>
      <w:r>
        <w:rPr>
          <w:lang w:eastAsia="zh-CN"/>
        </w:rPr>
        <w:t>Chinese Name</w:t>
      </w:r>
      <w:r>
        <w:rPr>
          <w:rFonts w:hint="eastAsia"/>
          <w:lang w:eastAsia="zh-CN"/>
        </w:rPr>
        <w:t>]</w:t>
      </w:r>
    </w:p>
    <w:p w:rsidR="0039757C" w:rsidRPr="00FA0414" w:rsidRDefault="0039757C" w:rsidP="0039757C">
      <w:pPr>
        <w:rPr>
          <w:lang w:eastAsia="ja-JP"/>
        </w:rPr>
      </w:pPr>
    </w:p>
    <w:p w:rsidR="00FA0414" w:rsidRPr="00FA0414" w:rsidRDefault="00F27967" w:rsidP="0039757C">
      <w:pPr>
        <w:rPr>
          <w:lang w:eastAsia="zh-CN"/>
        </w:rPr>
      </w:pPr>
      <w:del w:id="1" w:author="NI\yagu" w:date="2016-03-23T19:41:00Z">
        <w:r>
          <w:rPr>
            <w:lang w:eastAsia="zh-CN"/>
          </w:rPr>
          <w:delText>[Current Date]</w:delText>
        </w:r>
      </w:del>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del w:id="2" w:author="NI\yagu" w:date="2016-03-23T19:41:00Z">
        <w:r w:rsidRPr="00DA2748">
          <w:delText>[English Name]</w:delText>
        </w:r>
      </w:del>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del w:id="3" w:author="NI\yagu" w:date="2016-03-23T19:41:00Z">
        <w:r w:rsidR="00F27967">
          <w:delText>[Position]</w:delText>
        </w:r>
      </w:del>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del w:id="4" w:author="NI\yagu" w:date="2016-03-23T19:41:00Z">
        <w:r w:rsidR="00F27967">
          <w:rPr>
            <w:lang w:eastAsia="zh-CN"/>
          </w:rPr>
          <w:delText>[Onboarding Date]</w:delText>
        </w:r>
      </w:del>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del w:id="5" w:author="NI\yagu" w:date="2016-03-23T19:41:00Z">
        <w:r w:rsidR="00F27967">
          <w:rPr>
            <w:lang w:eastAsia="zh-CN"/>
          </w:rPr>
          <w:delText>[Location]</w:delText>
        </w:r>
      </w:del>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del w:id="6" w:author="NI\yagu" w:date="2016-03-23T19:41:00Z">
              <w:r>
                <w:rPr>
                  <w:rFonts w:eastAsia="SimSun"/>
                  <w:b/>
                  <w:bCs/>
                  <w:sz w:val="22"/>
                  <w:szCs w:val="22"/>
                  <w:lang w:eastAsia="zh-CN"/>
                </w:rPr>
                <w:delText>[Salary]</w:delText>
              </w:r>
            </w:del>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del w:id="7" w:author="NI\yagu" w:date="2016-03-23T19:41:00Z">
              <w:r>
                <w:rPr>
                  <w:rFonts w:eastAsia="SimSun"/>
                  <w:b/>
                  <w:bCs/>
                  <w:sz w:val="22"/>
                  <w:szCs w:val="22"/>
                  <w:lang w:eastAsia="zh-CN"/>
                </w:rPr>
                <w:delText>[Salary*12]</w:delText>
              </w:r>
            </w:del>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del w:id="8" w:author="NI\yagu" w:date="2016-03-23T19:41:00Z">
        <w:r w:rsidR="00F27967" w:rsidRPr="00D14274">
          <w:rPr>
            <w:lang w:eastAsia="zh-CN"/>
          </w:rPr>
          <w:delText>[</w:delText>
        </w:r>
      </w:del>
      <w:r w:rsidR="00655684" w:rsidRPr="00D14274">
        <w:rPr>
          <w:lang w:eastAsia="zh-CN"/>
        </w:rPr>
        <w:t>Current Date + 7</w:t>
      </w:r>
      <w:r w:rsidR="00F27967" w:rsidRPr="00D14274">
        <w:rPr>
          <w:lang w:eastAsia="zh-CN"/>
        </w:rPr>
        <w:t>]</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del w:id="9" w:author="NI\yagu" w:date="2016-03-23T19:41:00Z">
        <w:r w:rsidR="00F27967" w:rsidRPr="00D14274">
          <w:rPr>
            <w:rFonts w:hint="eastAsia"/>
            <w:lang w:eastAsia="zh-CN"/>
          </w:rPr>
          <w:delText>[</w:delText>
        </w:r>
      </w:del>
      <w:r w:rsidR="00F27967" w:rsidRPr="00D14274">
        <w:rPr>
          <w:lang w:eastAsia="zh-CN"/>
        </w:rPr>
        <w:t>English Name</w:t>
      </w:r>
      <w:r w:rsidR="00F27967" w:rsidRPr="00D14274">
        <w:rPr>
          <w:rFonts w:hint="eastAsia"/>
          <w:lang w:eastAsia="zh-CN"/>
        </w:rPr>
        <w:t>]</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